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3AC13" w14:textId="36847215" w:rsidR="00362131" w:rsidRPr="008219F7" w:rsidRDefault="00107D35" w:rsidP="00B34C33">
      <w:pPr>
        <w:outlineLvl w:val="0"/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</w:pPr>
      <w:r w:rsidRPr="00107D35"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  <w:t>Introduction to using R for Spatial Analysis</w:t>
      </w:r>
    </w:p>
    <w:p w14:paraId="38AD40F3" w14:textId="77777777" w:rsidR="00362131" w:rsidRDefault="00B30199" w:rsidP="008219F7">
      <w:pPr>
        <w:spacing w:before="120" w:after="1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This page contains useful links and information for the day. </w:t>
      </w:r>
    </w:p>
    <w:p w14:paraId="4A905752" w14:textId="26E1E980" w:rsidR="00841D9E" w:rsidRPr="00841D9E" w:rsidRDefault="00841D9E" w:rsidP="00B34C33">
      <w:pPr>
        <w:outlineLvl w:val="0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Learning Outcomes</w:t>
      </w:r>
    </w:p>
    <w:p w14:paraId="3D3864F3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Use R to read in CSV data </w:t>
      </w:r>
      <w:r>
        <w:rPr>
          <w:rFonts w:asciiTheme="majorHAnsi" w:hAnsiTheme="majorHAnsi"/>
        </w:rPr>
        <w:t>&amp; spatial data</w:t>
      </w:r>
    </w:p>
    <w:p w14:paraId="37858BAE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to plot spatial data using R </w:t>
      </w:r>
    </w:p>
    <w:p w14:paraId="194C5E0B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Join spatial data to attribute data </w:t>
      </w:r>
    </w:p>
    <w:p w14:paraId="21C07895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Customize colour and classification methods </w:t>
      </w:r>
    </w:p>
    <w:p w14:paraId="6FDEA286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Understand how to use loops to make multiple maps </w:t>
      </w:r>
    </w:p>
    <w:p w14:paraId="4B0DE9F0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to </w:t>
      </w:r>
      <w:proofErr w:type="spellStart"/>
      <w:r w:rsidRPr="005D3FFA">
        <w:rPr>
          <w:rFonts w:asciiTheme="majorHAnsi" w:hAnsiTheme="majorHAnsi"/>
        </w:rPr>
        <w:t>reproject</w:t>
      </w:r>
      <w:proofErr w:type="spellEnd"/>
      <w:r w:rsidRPr="005D3FFA">
        <w:rPr>
          <w:rFonts w:asciiTheme="majorHAnsi" w:hAnsiTheme="majorHAnsi"/>
        </w:rPr>
        <w:t xml:space="preserve"> spatial data </w:t>
      </w:r>
    </w:p>
    <w:p w14:paraId="6FD46E62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Be able to perform point in polygon operations </w:t>
      </w:r>
    </w:p>
    <w:p w14:paraId="439B8968" w14:textId="28A6399B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Know how to w</w:t>
      </w:r>
      <w:r w:rsidRPr="005D3FFA">
        <w:rPr>
          <w:rFonts w:asciiTheme="majorHAnsi" w:hAnsiTheme="majorHAnsi"/>
        </w:rPr>
        <w:t>rit</w:t>
      </w:r>
      <w:r>
        <w:rPr>
          <w:rFonts w:asciiTheme="majorHAnsi" w:hAnsiTheme="majorHAnsi"/>
        </w:rPr>
        <w:t>e</w:t>
      </w:r>
      <w:r w:rsidRPr="005D3FFA">
        <w:rPr>
          <w:rFonts w:asciiTheme="majorHAnsi" w:hAnsiTheme="majorHAnsi"/>
        </w:rPr>
        <w:t xml:space="preserve"> </w:t>
      </w:r>
      <w:r w:rsidR="000B1DEB">
        <w:rPr>
          <w:rFonts w:asciiTheme="majorHAnsi" w:hAnsiTheme="majorHAnsi"/>
        </w:rPr>
        <w:t>s</w:t>
      </w:r>
      <w:r w:rsidRPr="005D3FFA">
        <w:rPr>
          <w:rFonts w:asciiTheme="majorHAnsi" w:hAnsiTheme="majorHAnsi"/>
        </w:rPr>
        <w:t xml:space="preserve">hape Files </w:t>
      </w:r>
    </w:p>
    <w:p w14:paraId="40F33286" w14:textId="77777777" w:rsidR="00783313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create a 'heat-map' style map using point data </w:t>
      </w:r>
    </w:p>
    <w:p w14:paraId="403C250A" w14:textId="77777777" w:rsidR="00B30199" w:rsidRPr="00B30199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Contact</w:t>
      </w:r>
    </w:p>
    <w:p w14:paraId="01BF1983" w14:textId="40B2F675" w:rsidR="00B30199" w:rsidRDefault="00B30199" w:rsidP="00B34C33">
      <w:pPr>
        <w:outlineLvl w:val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Dr Nick Bearman, </w:t>
      </w:r>
      <w:hyperlink r:id="rId8" w:history="1">
        <w:r w:rsidRPr="000D4DDF">
          <w:rPr>
            <w:rStyle w:val="Hyperlink"/>
            <w:rFonts w:asciiTheme="majorHAnsi" w:hAnsiTheme="majorHAnsi"/>
          </w:rPr>
          <w:t>n.bearman@liverpool.ac.uk</w:t>
        </w:r>
      </w:hyperlink>
      <w:r>
        <w:rPr>
          <w:rFonts w:asciiTheme="majorHAnsi" w:hAnsiTheme="majorHAnsi"/>
        </w:rPr>
        <w:t>, 07717745715</w:t>
      </w:r>
    </w:p>
    <w:p w14:paraId="5660E43F" w14:textId="77777777" w:rsidR="00B34C33" w:rsidRPr="00B30199" w:rsidRDefault="00B34C33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Location</w:t>
      </w:r>
    </w:p>
    <w:p w14:paraId="5E212013" w14:textId="77777777" w:rsidR="00B34C33" w:rsidRDefault="00B34C33" w:rsidP="00B34C33">
      <w:pPr>
        <w:rPr>
          <w:rFonts w:asciiTheme="majorHAnsi" w:hAnsiTheme="majorHAnsi"/>
        </w:rPr>
      </w:pPr>
      <w:r>
        <w:rPr>
          <w:rFonts w:asciiTheme="majorHAnsi" w:hAnsiTheme="majorHAnsi"/>
        </w:rPr>
        <w:t>Training Room 1 (IT Lab, #116) &amp; Staff Meeting Room (refreshments, #215), Sydney Jones Library, University of Liverpool.</w:t>
      </w:r>
    </w:p>
    <w:p w14:paraId="0AB7CF2A" w14:textId="497417A4" w:rsidR="00562591" w:rsidRDefault="00362131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Outline of the day</w:t>
      </w:r>
    </w:p>
    <w:p w14:paraId="58B1DC13" w14:textId="551F8965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9:30am -</w:t>
      </w:r>
      <w:r w:rsidR="00D84434" w:rsidRPr="00B34C33">
        <w:rPr>
          <w:rFonts w:asciiTheme="majorHAnsi" w:hAnsiTheme="majorHAnsi"/>
        </w:rPr>
        <w:t xml:space="preserve"> 9:45am – Registration &amp; Refreshments</w:t>
      </w:r>
    </w:p>
    <w:p w14:paraId="3A54BB5D" w14:textId="35CBFCCF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9:45am -</w:t>
      </w:r>
      <w:r w:rsidR="00D84434" w:rsidRPr="00B34C33">
        <w:rPr>
          <w:rFonts w:asciiTheme="majorHAnsi" w:hAnsiTheme="majorHAnsi"/>
        </w:rPr>
        <w:t xml:space="preserve"> 10:15am – What is GIS &amp; R?</w:t>
      </w:r>
    </w:p>
    <w:p w14:paraId="5FA4BF4B" w14:textId="673FAEF3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10:15am -</w:t>
      </w:r>
      <w:r w:rsidR="00D84434" w:rsidRPr="00B34C33">
        <w:rPr>
          <w:rFonts w:asciiTheme="majorHAnsi" w:hAnsiTheme="majorHAnsi"/>
        </w:rPr>
        <w:t xml:space="preserve"> 11:00am – Practical 1 </w:t>
      </w:r>
      <w:r w:rsidR="00D84434" w:rsidRPr="00831A44">
        <w:rPr>
          <w:rFonts w:asciiTheme="majorHAnsi" w:hAnsiTheme="majorHAnsi"/>
          <w:i/>
        </w:rPr>
        <w:t xml:space="preserve">Intro to GIS &amp; R </w:t>
      </w:r>
    </w:p>
    <w:p w14:paraId="4E4B7849" w14:textId="2F4DF0CE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11:00am - 11:30am – Classification</w:t>
      </w:r>
    </w:p>
    <w:p w14:paraId="405272C5" w14:textId="3F5BECDF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11:</w:t>
      </w:r>
      <w:r w:rsidR="00430638">
        <w:rPr>
          <w:rFonts w:asciiTheme="majorHAnsi" w:hAnsiTheme="majorHAnsi"/>
        </w:rPr>
        <w:t>30</w:t>
      </w:r>
      <w:r w:rsidRPr="00B34C33">
        <w:rPr>
          <w:rFonts w:asciiTheme="majorHAnsi" w:hAnsiTheme="majorHAnsi"/>
        </w:rPr>
        <w:t xml:space="preserve">am - 12:30pm – Practical 1 </w:t>
      </w:r>
      <w:r w:rsidRPr="00831A44">
        <w:rPr>
          <w:rFonts w:asciiTheme="majorHAnsi" w:hAnsiTheme="majorHAnsi"/>
          <w:i/>
        </w:rPr>
        <w:t xml:space="preserve">Intro to GIS &amp; R </w:t>
      </w:r>
      <w:proofErr w:type="spellStart"/>
      <w:r w:rsidRPr="00831A44">
        <w:rPr>
          <w:rFonts w:asciiTheme="majorHAnsi" w:hAnsiTheme="majorHAnsi"/>
          <w:i/>
        </w:rPr>
        <w:t>ctd</w:t>
      </w:r>
      <w:proofErr w:type="spellEnd"/>
      <w:r w:rsidRPr="00831A44">
        <w:rPr>
          <w:rFonts w:asciiTheme="majorHAnsi" w:hAnsiTheme="majorHAnsi"/>
          <w:i/>
        </w:rPr>
        <w:t>.</w:t>
      </w:r>
    </w:p>
    <w:p w14:paraId="3609B8C6" w14:textId="3FB24013" w:rsidR="00D84434" w:rsidRPr="00831A44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  <w:i/>
        </w:rPr>
      </w:pPr>
      <w:r w:rsidRPr="00831A44">
        <w:rPr>
          <w:rFonts w:asciiTheme="majorHAnsi" w:hAnsiTheme="majorHAnsi"/>
          <w:i/>
        </w:rPr>
        <w:t>12:30pm -</w:t>
      </w:r>
      <w:r w:rsidR="00D84434" w:rsidRPr="00831A44">
        <w:rPr>
          <w:rFonts w:asciiTheme="majorHAnsi" w:hAnsiTheme="majorHAnsi"/>
          <w:i/>
        </w:rPr>
        <w:t xml:space="preserve"> 1:30pm – Lunch</w:t>
      </w:r>
    </w:p>
    <w:p w14:paraId="2E02492A" w14:textId="1F078583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1:30pm -</w:t>
      </w:r>
      <w:r w:rsidR="00D84434" w:rsidRPr="00B34C33">
        <w:rPr>
          <w:rFonts w:asciiTheme="majorHAnsi" w:hAnsiTheme="majorHAnsi"/>
        </w:rPr>
        <w:t xml:space="preserve"> 1:45pm – Recap and Making Maps</w:t>
      </w:r>
    </w:p>
    <w:p w14:paraId="28BDA3CE" w14:textId="463C1F7F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 xml:space="preserve">1:45pm - 3:00pm – Practical 2 </w:t>
      </w:r>
      <w:r w:rsidRPr="00831A44">
        <w:rPr>
          <w:rFonts w:asciiTheme="majorHAnsi" w:hAnsiTheme="majorHAnsi"/>
          <w:i/>
        </w:rPr>
        <w:t>Analysis</w:t>
      </w:r>
    </w:p>
    <w:p w14:paraId="0E41DD9F" w14:textId="0B91164B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3:00pm - 3:15pm – Coffee</w:t>
      </w:r>
    </w:p>
    <w:p w14:paraId="408C6C0C" w14:textId="1C7213A7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 xml:space="preserve">3:15pm - 4pm/4:30pm – Practical 2 </w:t>
      </w:r>
      <w:r w:rsidRPr="00831A44">
        <w:rPr>
          <w:rFonts w:asciiTheme="majorHAnsi" w:hAnsiTheme="majorHAnsi"/>
          <w:i/>
        </w:rPr>
        <w:t>Bring your own data</w:t>
      </w:r>
    </w:p>
    <w:p w14:paraId="77B80F7A" w14:textId="5A4013AD" w:rsidR="00B30199" w:rsidRPr="00B30199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 xml:space="preserve">Useful </w:t>
      </w:r>
      <w:r w:rsidR="00783313">
        <w:rPr>
          <w:rFonts w:asciiTheme="majorHAnsi" w:hAnsiTheme="majorHAnsi"/>
          <w:b/>
          <w:sz w:val="28"/>
        </w:rPr>
        <w:t>Websites</w:t>
      </w:r>
    </w:p>
    <w:p w14:paraId="13AFBE2B" w14:textId="55A9F69A" w:rsidR="00B30199" w:rsidRPr="000B1DEB" w:rsidRDefault="00B34C33" w:rsidP="00B34C33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1DEB">
        <w:rPr>
          <w:rFonts w:asciiTheme="majorHAnsi" w:hAnsiTheme="majorHAnsi"/>
        </w:rPr>
        <w:t xml:space="preserve">Electronic versions of all resources: </w:t>
      </w:r>
      <w:hyperlink r:id="rId9" w:history="1">
        <w:r w:rsidRPr="000B1DEB">
          <w:rPr>
            <w:rStyle w:val="Hyperlink"/>
            <w:rFonts w:asciiTheme="majorHAnsi" w:hAnsiTheme="majorHAnsi"/>
          </w:rPr>
          <w:t>http://github.com/nickbearman/intro-r-spatial-analysis</w:t>
        </w:r>
      </w:hyperlink>
      <w:r w:rsidRPr="000B1DEB">
        <w:rPr>
          <w:rFonts w:asciiTheme="majorHAnsi" w:hAnsiTheme="majorHAnsi"/>
        </w:rPr>
        <w:t xml:space="preserve"> </w:t>
      </w:r>
      <w:r w:rsidR="008219F7" w:rsidRPr="000B1DEB">
        <w:rPr>
          <w:rFonts w:asciiTheme="majorHAnsi" w:hAnsiTheme="majorHAnsi"/>
        </w:rPr>
        <w:t xml:space="preserve"> </w:t>
      </w:r>
    </w:p>
    <w:p w14:paraId="00A65BA8" w14:textId="6F8C2C3A" w:rsidR="00831A44" w:rsidRPr="000B1DEB" w:rsidRDefault="00831A44" w:rsidP="00831A44">
      <w:pPr>
        <w:pStyle w:val="ListParagraph"/>
        <w:numPr>
          <w:ilvl w:val="0"/>
          <w:numId w:val="3"/>
        </w:numPr>
        <w:rPr>
          <w:rFonts w:asciiTheme="majorHAnsi" w:hAnsiTheme="majorHAnsi"/>
          <w:lang w:val="en-US"/>
        </w:rPr>
      </w:pPr>
      <w:r w:rsidRPr="000B1DEB">
        <w:rPr>
          <w:rFonts w:asciiTheme="majorHAnsi" w:hAnsiTheme="majorHAnsi"/>
        </w:rPr>
        <w:t xml:space="preserve">Course Survey: </w:t>
      </w:r>
      <w:r w:rsidR="000B1DEB" w:rsidRPr="000B1DEB">
        <w:rPr>
          <w:rFonts w:asciiTheme="majorHAnsi" w:hAnsiTheme="majorHAnsi"/>
        </w:rPr>
        <w:t xml:space="preserve">bit.ly/1QP5TMl </w:t>
      </w:r>
      <w:r w:rsidRPr="000B1DEB">
        <w:rPr>
          <w:rFonts w:asciiTheme="majorHAnsi" w:hAnsiTheme="majorHAnsi"/>
        </w:rPr>
        <w:t xml:space="preserve">or </w:t>
      </w:r>
      <w:ins w:id="0" w:author="Nick Bearman" w:date="2015-11-30T11:56:00Z">
        <w:r w:rsidR="000B1DEB" w:rsidRPr="000B1DEB">
          <w:rPr>
            <w:rFonts w:asciiTheme="majorHAnsi" w:hAnsiTheme="majorHAnsi"/>
          </w:rPr>
          <w:fldChar w:fldCharType="begin"/>
        </w:r>
        <w:r w:rsidR="000B1DEB" w:rsidRPr="000B1DEB">
          <w:rPr>
            <w:rFonts w:asciiTheme="majorHAnsi" w:hAnsiTheme="majorHAnsi"/>
          </w:rPr>
          <w:instrText xml:space="preserve"> HYPERLINK "</w:instrText>
        </w:r>
      </w:ins>
      <w:r w:rsidR="000B1DEB" w:rsidRPr="000B1DEB">
        <w:rPr>
          <w:rFonts w:asciiTheme="majorHAnsi" w:hAnsiTheme="majorHAnsi"/>
        </w:rPr>
        <w:instrText>https://oxford.onlinesurveys.ac.uk/introduction-to-using-r-for-spatial-analysis-1st-december</w:instrText>
      </w:r>
      <w:ins w:id="1" w:author="Nick Bearman" w:date="2015-11-30T11:56:00Z">
        <w:r w:rsidR="000B1DEB" w:rsidRPr="000B1DEB">
          <w:rPr>
            <w:rFonts w:asciiTheme="majorHAnsi" w:hAnsiTheme="majorHAnsi"/>
          </w:rPr>
          <w:instrText xml:space="preserve">" </w:instrText>
        </w:r>
        <w:r w:rsidR="000B1DEB" w:rsidRPr="000B1DEB">
          <w:rPr>
            <w:rFonts w:asciiTheme="majorHAnsi" w:hAnsiTheme="majorHAnsi"/>
          </w:rPr>
          <w:fldChar w:fldCharType="separate"/>
        </w:r>
      </w:ins>
      <w:r w:rsidR="000B1DEB" w:rsidRPr="000B1DEB">
        <w:rPr>
          <w:rStyle w:val="Hyperlink"/>
          <w:rFonts w:asciiTheme="majorHAnsi" w:hAnsiTheme="majorHAnsi"/>
        </w:rPr>
        <w:t>https://oxford.onlinesurveys.ac.uk/introduction-to-using-r-for-spatial-analysis-1st-december</w:t>
      </w:r>
      <w:ins w:id="2" w:author="Nick Bearman" w:date="2015-11-30T11:56:00Z">
        <w:r w:rsidR="000B1DEB" w:rsidRPr="000B1DEB">
          <w:rPr>
            <w:rFonts w:asciiTheme="majorHAnsi" w:hAnsiTheme="majorHAnsi"/>
          </w:rPr>
          <w:fldChar w:fldCharType="end"/>
        </w:r>
        <w:r w:rsidR="000B1DEB" w:rsidRPr="000B1DEB">
          <w:rPr>
            <w:rFonts w:asciiTheme="majorHAnsi" w:hAnsiTheme="majorHAnsi"/>
          </w:rPr>
          <w:t xml:space="preserve"> </w:t>
        </w:r>
      </w:ins>
    </w:p>
    <w:p w14:paraId="36E9C268" w14:textId="0201409D" w:rsidR="00CC22E4" w:rsidRDefault="00CC22E4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CC22E4">
        <w:rPr>
          <w:rFonts w:asciiTheme="majorHAnsi" w:hAnsiTheme="majorHAnsi"/>
          <w:b/>
          <w:sz w:val="28"/>
        </w:rPr>
        <w:t>Useful Po</w:t>
      </w:r>
      <w:r w:rsidR="00783313">
        <w:rPr>
          <w:rFonts w:asciiTheme="majorHAnsi" w:hAnsiTheme="majorHAnsi"/>
          <w:b/>
          <w:sz w:val="28"/>
        </w:rPr>
        <w:t>ints</w:t>
      </w:r>
    </w:p>
    <w:p w14:paraId="40D3E307" w14:textId="0736855E" w:rsidR="00CC22E4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Remember that while an electronic version of the notes is available, typing out the R code is a useful exercise for you. </w:t>
      </w:r>
    </w:p>
    <w:p w14:paraId="7653AF24" w14:textId="18A76757" w:rsidR="00CC22E4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Remember that a green post it means you are progressing well, a red post it means you need help (particularly useful if I am busy with someone else, so can’t come to you straight away).</w:t>
      </w:r>
    </w:p>
    <w:p w14:paraId="098CB6F6" w14:textId="59C49861" w:rsidR="00CC22E4" w:rsidRPr="008219F7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If you have time, you can complete the optional exercises, but if you don’t have time you don’t need to. </w:t>
      </w:r>
    </w:p>
    <w:p w14:paraId="3DE7D9B6" w14:textId="77777777" w:rsidR="00B30199" w:rsidRPr="00B30199" w:rsidRDefault="00B30199">
      <w:pPr>
        <w:rPr>
          <w:rFonts w:asciiTheme="majorHAnsi" w:hAnsiTheme="majorHAnsi"/>
        </w:rPr>
      </w:pPr>
      <w:bookmarkStart w:id="3" w:name="_GoBack"/>
      <w:bookmarkEnd w:id="3"/>
    </w:p>
    <w:p w14:paraId="0297FEED" w14:textId="77777777" w:rsidR="00362131" w:rsidRPr="00B30199" w:rsidRDefault="00362131">
      <w:pPr>
        <w:rPr>
          <w:rFonts w:asciiTheme="majorHAnsi" w:hAnsiTheme="majorHAnsi"/>
        </w:rPr>
      </w:pPr>
    </w:p>
    <w:p w14:paraId="1C1B7B7A" w14:textId="778AB943" w:rsidR="00362131" w:rsidRPr="00B30199" w:rsidRDefault="000B1DEB">
      <w:pPr>
        <w:rPr>
          <w:rFonts w:asciiTheme="majorHAnsi" w:hAnsiTheme="majorHAnsi"/>
        </w:rPr>
      </w:pP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9155795" wp14:editId="28ADE993">
            <wp:simplePos x="0" y="0"/>
            <wp:positionH relativeFrom="column">
              <wp:posOffset>457200</wp:posOffset>
            </wp:positionH>
            <wp:positionV relativeFrom="paragraph">
              <wp:posOffset>13335</wp:posOffset>
            </wp:positionV>
            <wp:extent cx="2463800" cy="5676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ED33C29" wp14:editId="1FF22CD0">
            <wp:simplePos x="0" y="0"/>
            <wp:positionH relativeFrom="column">
              <wp:posOffset>3886200</wp:posOffset>
            </wp:positionH>
            <wp:positionV relativeFrom="paragraph">
              <wp:posOffset>13335</wp:posOffset>
            </wp:positionV>
            <wp:extent cx="2289810" cy="6883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2131" w:rsidRPr="00B30199" w:rsidSect="00B30199">
      <w:headerReference w:type="default" r:id="rId12"/>
      <w:pgSz w:w="11900" w:h="16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F8412B" w14:textId="77777777" w:rsidR="0000583A" w:rsidRDefault="0000583A" w:rsidP="00B30199">
      <w:r>
        <w:separator/>
      </w:r>
    </w:p>
  </w:endnote>
  <w:endnote w:type="continuationSeparator" w:id="0">
    <w:p w14:paraId="3ECCF1DE" w14:textId="77777777" w:rsidR="0000583A" w:rsidRDefault="0000583A" w:rsidP="00B30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6C0586" w14:textId="77777777" w:rsidR="0000583A" w:rsidRDefault="0000583A" w:rsidP="00B30199">
      <w:r>
        <w:separator/>
      </w:r>
    </w:p>
  </w:footnote>
  <w:footnote w:type="continuationSeparator" w:id="0">
    <w:p w14:paraId="077BB12A" w14:textId="77777777" w:rsidR="0000583A" w:rsidRDefault="0000583A" w:rsidP="00B30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01" w:type="dxa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10701"/>
    </w:tblGrid>
    <w:tr w:rsidR="007E34F0" w:rsidRPr="008B68F6" w14:paraId="14CF0443" w14:textId="77777777" w:rsidTr="00B30199">
      <w:trPr>
        <w:trHeight w:val="15"/>
      </w:trPr>
      <w:tc>
        <w:tcPr>
          <w:tcW w:w="10701" w:type="dxa"/>
          <w:tcBorders>
            <w:bottom w:val="single" w:sz="8" w:space="0" w:color="808080"/>
          </w:tcBorders>
          <w:shd w:val="clear" w:color="auto" w:fill="auto"/>
        </w:tcPr>
        <w:p w14:paraId="23B93FBD" w14:textId="5F0DAFDF" w:rsidR="007E34F0" w:rsidRPr="008B68F6" w:rsidRDefault="007E34F0" w:rsidP="000B1DEB">
          <w:pPr>
            <w:pStyle w:val="Header"/>
            <w:snapToGrid w:val="0"/>
            <w:jc w:val="right"/>
            <w:rPr>
              <w:rFonts w:ascii="Cambria" w:hAnsi="Cambria"/>
              <w:bCs/>
              <w:sz w:val="32"/>
              <w:szCs w:val="32"/>
            </w:rPr>
          </w:pPr>
          <w:r>
            <w:rPr>
              <w:rFonts w:ascii="Cambria" w:hAnsi="Cambria"/>
              <w:sz w:val="32"/>
              <w:szCs w:val="32"/>
            </w:rPr>
            <w:t xml:space="preserve">Useful Information and Links – </w:t>
          </w:r>
          <w:r w:rsidR="000B1DEB">
            <w:rPr>
              <w:rFonts w:ascii="Cambria" w:hAnsi="Cambria"/>
              <w:sz w:val="32"/>
              <w:szCs w:val="32"/>
            </w:rPr>
            <w:t>Tue 1st Dec</w:t>
          </w:r>
          <w:r>
            <w:rPr>
              <w:rFonts w:ascii="Cambria" w:hAnsi="Cambria"/>
              <w:sz w:val="32"/>
              <w:szCs w:val="32"/>
            </w:rPr>
            <w:t xml:space="preserve"> 2015</w:t>
          </w:r>
        </w:p>
      </w:tc>
    </w:tr>
  </w:tbl>
  <w:p w14:paraId="64E34692" w14:textId="77777777" w:rsidR="007E34F0" w:rsidRDefault="007E34F0" w:rsidP="00B3019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24F8D"/>
    <w:multiLevelType w:val="hybridMultilevel"/>
    <w:tmpl w:val="2D78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D64E6"/>
    <w:multiLevelType w:val="hybridMultilevel"/>
    <w:tmpl w:val="43127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074BE"/>
    <w:multiLevelType w:val="hybridMultilevel"/>
    <w:tmpl w:val="CB3A0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0E309F"/>
    <w:multiLevelType w:val="hybridMultilevel"/>
    <w:tmpl w:val="0388D1E2"/>
    <w:lvl w:ilvl="0" w:tplc="7332B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EAC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6E9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F44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D8F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D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F28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EF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2655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DB2D76"/>
    <w:multiLevelType w:val="hybridMultilevel"/>
    <w:tmpl w:val="AB6E4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2A1CB7"/>
    <w:multiLevelType w:val="hybridMultilevel"/>
    <w:tmpl w:val="B29EEC2A"/>
    <w:lvl w:ilvl="0" w:tplc="8AA8B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CE2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EF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83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E9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0E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580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CC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2E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C5131B8"/>
    <w:multiLevelType w:val="hybridMultilevel"/>
    <w:tmpl w:val="417A5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0935DC"/>
    <w:multiLevelType w:val="hybridMultilevel"/>
    <w:tmpl w:val="DBFCCC86"/>
    <w:lvl w:ilvl="0" w:tplc="A8740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3E2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A7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02E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EE76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C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32D9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05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E5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63911DE"/>
    <w:multiLevelType w:val="hybridMultilevel"/>
    <w:tmpl w:val="3414354A"/>
    <w:lvl w:ilvl="0" w:tplc="A7BC5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5A8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148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2A2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435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C1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A6F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A8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625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131"/>
    <w:rsid w:val="0000583A"/>
    <w:rsid w:val="000676D8"/>
    <w:rsid w:val="000B1DEB"/>
    <w:rsid w:val="000E0D5C"/>
    <w:rsid w:val="00107D35"/>
    <w:rsid w:val="001820DB"/>
    <w:rsid w:val="001A106A"/>
    <w:rsid w:val="001A3431"/>
    <w:rsid w:val="001F3556"/>
    <w:rsid w:val="00296AED"/>
    <w:rsid w:val="00297BB9"/>
    <w:rsid w:val="00345D3F"/>
    <w:rsid w:val="00362131"/>
    <w:rsid w:val="00377053"/>
    <w:rsid w:val="003C39C1"/>
    <w:rsid w:val="00416BBA"/>
    <w:rsid w:val="00430638"/>
    <w:rsid w:val="004E57AB"/>
    <w:rsid w:val="004F6100"/>
    <w:rsid w:val="00562591"/>
    <w:rsid w:val="0057400C"/>
    <w:rsid w:val="00783313"/>
    <w:rsid w:val="007A4BE0"/>
    <w:rsid w:val="007A7B06"/>
    <w:rsid w:val="007E34F0"/>
    <w:rsid w:val="008219F7"/>
    <w:rsid w:val="00831A44"/>
    <w:rsid w:val="00841D9E"/>
    <w:rsid w:val="008C4F1A"/>
    <w:rsid w:val="0092125D"/>
    <w:rsid w:val="00982FAD"/>
    <w:rsid w:val="009C24E3"/>
    <w:rsid w:val="00B30199"/>
    <w:rsid w:val="00B34C33"/>
    <w:rsid w:val="00B74A03"/>
    <w:rsid w:val="00C61ECA"/>
    <w:rsid w:val="00CC22E4"/>
    <w:rsid w:val="00D84434"/>
    <w:rsid w:val="00DF6C99"/>
    <w:rsid w:val="00E164DC"/>
    <w:rsid w:val="00E43E74"/>
    <w:rsid w:val="00EB4650"/>
    <w:rsid w:val="00F81D80"/>
    <w:rsid w:val="00F8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1E40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770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91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770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91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3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6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1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9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75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6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0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1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1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0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1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8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6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0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emf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n.bearman@liverpool.ac.uk" TargetMode="External"/><Relationship Id="rId9" Type="http://schemas.openxmlformats.org/officeDocument/2006/relationships/hyperlink" Target="http://github.com/nickbearman/intro-r-spatial-analysis" TargetMode="External"/><Relationship Id="rId10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302</Words>
  <Characters>1725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 to using R for Spatial Analysis</vt:lpstr>
      <vt:lpstr>Learning Outcomes</vt:lpstr>
      <vt:lpstr>Contact</vt:lpstr>
      <vt:lpstr>Dr Nick Bearman, n.bearman@liverpool.ac.uk, 07717745715</vt:lpstr>
      <vt:lpstr>Location</vt:lpstr>
      <vt:lpstr>Outline of the day</vt:lpstr>
      <vt:lpstr>Useful Websites</vt:lpstr>
      <vt:lpstr>Useful Points</vt:lpstr>
    </vt:vector>
  </TitlesOfParts>
  <Company/>
  <LinksUpToDate>false</LinksUpToDate>
  <CharactersWithSpaces>2023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Bearman</dc:creator>
  <cp:keywords/>
  <dc:description/>
  <cp:lastModifiedBy>Nick Bearman</cp:lastModifiedBy>
  <cp:revision>28</cp:revision>
  <dcterms:created xsi:type="dcterms:W3CDTF">2014-11-13T12:11:00Z</dcterms:created>
  <dcterms:modified xsi:type="dcterms:W3CDTF">2015-11-30T11:57:00Z</dcterms:modified>
</cp:coreProperties>
</file>